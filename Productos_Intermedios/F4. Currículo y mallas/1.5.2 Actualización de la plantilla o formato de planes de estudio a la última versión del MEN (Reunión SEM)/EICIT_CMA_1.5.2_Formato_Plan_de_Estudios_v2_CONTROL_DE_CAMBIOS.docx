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120" w:line="360" w:lineRule="auto"/>
      </w:pPr>
      <w:ins w:id="1132" w:author="EICIT IA" w:date="2026-09-15T00:00:00Z">
        <w:r>
          <w:rPr>
            <w:rFonts w:ascii="Calibri" w:hAnsi="Calibri"/>
            <w:b/>
            <w:sz w:val="18"/>
            <w:color w:val="1F4E79"/>
          </w:rPr>
          <w:t xml:space="preserve">VERSIÓN CON CONTROL DE CAMBIOS (autor: EICIT IA). </w:t>
        </w:r>
        <w:r>
          <w:rPr>
            <w:rFonts w:ascii="Calibri" w:hAnsi="Calibri"/>
            <w:sz w:val="18"/>
            <w:color w:val="222222"/>
          </w:rPr>
          <w:t xml:space="preserve">Las marcas de inserción corresponden a los campos y secciones que EICIT propone incorporar sobre el borrador base del Colegio María Auxiliadora de Soacha (los campos rotulados “Base CMA” provienen de dicho borrador y se conservan sin marca). El Consejo Académico decide qué conservar, ajustar o retirar.</w:t>
        </w:r>
      </w:ins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COLEGIO MARÍA AUXILIADORA DE SOACHA</w:t>
            </w:r>
          </w:p>
        </w:tc>
      </w:tr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FORMATO INSTITUCIONAL DE PLAN DE ESTUDIOS POR ÁREA / ASIGNATURA — ENFOQUE DE FORMACIÓN POR COMPETENCIAS</w:t>
            </w:r>
          </w:p>
        </w:tc>
      </w:tr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Educación formal — Preescolar, Básica y Media (Ley 115 de 1994, Decreto 1075 de 2015). Referentes de calidad MEN: EBC, DBA, lineamientos y orientaciones pedagógicas. Evaluación conforme al SIEE (Decreto 1290 de 2009).</w:t>
            </w:r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00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1. IDENTIFICACIÓN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4826"/>
        <w:gridCol w:w="3400"/>
        <w:gridCol w:w="4826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01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Establecimiento educativo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Colegio María Auxiliadora de Soacha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02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Carácter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03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Privado · confesional (Comunidad Salesiana)</w:t>
              </w:r>
            </w:ins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04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Área (art. 23, Ley 115) / optativa / proyecto transversal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05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Ej.: Matemáticas · Ciencias Naturales · Tecnología e Informática · optativa · proyecto (PRAE, Cátedra de la Paz…)</w:t>
              </w:r>
            </w:ins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0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Asignatura(s) que integran el área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07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Ej.: Matemáticas, Estadística, Geometría</w:t>
              </w:r>
            </w:ins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08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Nivel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09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Preescolar · Básica primaria · Básica secundaria · Media (académica / técnica)</w:t>
              </w:r>
            </w:ins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10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Ciclo del modelo pedagógico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11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Según la organización por ciclos del modelo pedagógico validado</w:t>
              </w:r>
            </w:ins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12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Grado(s)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13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Ej.: Décimo (10°)</w:t>
              </w:r>
            </w:ins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14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Año lectivo / N.° de períodos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15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Ej.: 2026 · 4 períodos</w:t>
              </w:r>
            </w:ins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1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Intensidad horaria semanal / anual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17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Horas semanales y total anual (Ley 115, arts. 31–32)</w:t>
              </w:r>
            </w:ins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18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Docente(s) responsable(s)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19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Nombre(s) del/los docente(s)</w:t>
              </w:r>
            </w:ins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20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Jefe de área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21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Nombre del jefe de área</w:t>
              </w:r>
            </w:ins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22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Fecha de elaboración / versión</w:t>
              </w:r>
            </w:ins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23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dd/mm/aaaa · v.___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24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2. FUNDAMENTACIÓN DEL ÁREA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25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2.1 Referentes de calidad del MEN aplicables al área (marque y cite versión/año)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42"/>
        <w:gridCol w:w="2742"/>
        <w:gridCol w:w="2742"/>
        <w:gridCol w:w="2742"/>
        <w:gridCol w:w="2742"/>
        <w:gridCol w:w="2742"/>
      </w:tblGrid>
      <w:t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2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Lineamientos curriculares</w:t>
              </w:r>
            </w:ins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Estándares Básicos de Competencias (EBC)</w:t>
            </w:r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27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Derechos Básicos de Aprendizaje (DBA)</w:t>
              </w:r>
            </w:ins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28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Orientaciones pedagógicas</w:t>
              </w:r>
            </w:ins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29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Bases curriculares / Mallas de aprendizaje</w:t>
              </w:r>
            </w:ins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30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Otros referentes (p. ej. ERE — Conferencia Episcopal)</w:t>
              </w:r>
            </w:ins>
          </w:p>
        </w:tc>
      </w:tr>
      <w:t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31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☐ Sí / año</w:t>
              </w:r>
            </w:ins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☐ Sí / año</w:t>
            </w:r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32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☐ Sí / versión</w:t>
              </w:r>
            </w:ins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33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☐ Sí / año</w:t>
              </w:r>
            </w:ins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34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☐ Sí / año</w:t>
              </w:r>
            </w:ins>
          </w:p>
        </w:tc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35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☐ Sí / documento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12252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3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Enfoque y articulación con el modelo pedagógico validado</w:t>
              </w:r>
            </w:ins>
          </w:p>
        </w:tc>
        <w:tc>
          <w:tcPr>
            <w:tcW w:type="dxa" w:w="1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37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Formación por competencias. Relación con el modelo institucional (concepto “Nuevos Patios”, enfoque por competencias y lógica de ciclos).</w:t>
              </w:r>
            </w:ins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38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Aporte del área a la identidad salesiana</w:t>
              </w:r>
            </w:ins>
          </w:p>
        </w:tc>
        <w:tc>
          <w:tcPr>
            <w:tcW w:type="dxa" w:w="1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39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Cómo el área encarna el Sistema Preventivo (razón, religión, amabilidad) y el estilo salesiano de acompañamiento.</w:t>
              </w:r>
            </w:ins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40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Aporte a la línea transversal de Tecnología e Innovación</w:t>
              </w:r>
            </w:ins>
          </w:p>
        </w:tc>
        <w:tc>
          <w:tcPr>
            <w:tcW w:type="dxa" w:w="1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41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Pensamiento computacional, competencias digitales, ciudadanía digital, STEAM/robótica e introducción a la IA que el área desarrolla (Transición a 9.°).</w:t>
              </w:r>
            </w:ins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42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Objetivos / propósitos de formación del área</w:t>
              </w:r>
            </w:ins>
          </w:p>
        </w:tc>
        <w:tc>
          <w:tcPr>
            <w:tcW w:type="dxa" w:w="1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43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Propósitos del área para el nivel, en coherencia con la Ley 115 y el PEI.</w:t>
              </w:r>
            </w:ins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44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Aporte del área al perfil del estudiante</w:t>
              </w:r>
            </w:ins>
          </w:p>
        </w:tc>
        <w:tc>
          <w:tcPr>
            <w:tcW w:type="dxa" w:w="1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45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Rasgos del perfil de egreso a los que contribuye el área.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4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3. ORGANIZACIÓN CURRICULAR DEL GRADO (VISIÓN ANUAL)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12252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47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Meta anual del área/asignatura para el grado</w:t>
              </w:r>
            </w:ins>
          </w:p>
        </w:tc>
        <w:tc>
          <w:tcPr>
            <w:tcW w:type="dxa" w:w="1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48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Meta anual para el desarrollo del currículo del área en el grado (SEMS).</w:t>
              </w:r>
            </w:ins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49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Competencias del grado (institucionales y/o de área)</w:t>
              </w:r>
            </w:ins>
          </w:p>
        </w:tc>
        <w:tc>
          <w:tcPr>
            <w:tcW w:type="dxa" w:w="1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50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Competencia(s) a desarrollar en el grado, acordes al modelo pedagógico y a la organización curricular.</w:t>
              </w:r>
            </w:ins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51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Regla 80/20 (según arquitectura del plan — tarea 1.5.1)</w:t>
              </w:r>
            </w:ins>
          </w:p>
        </w:tc>
        <w:tc>
          <w:tcPr>
            <w:tcW w:type="dxa" w:w="1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52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% común (áreas obligatorias, EBC/DBA) frente a % de énfasis institucional/tecnológico. Se define en la arquitectura del plan de estudios (1.5.1).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53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Distribución por períodos (síntesis anual)</w:t>
              </w:r>
            </w:ins>
          </w:p>
        </w:tc>
      </w:tr>
    </w:tbl>
    <w:p>
      <w:pPr>
        <w:spacing w:after="60"/>
      </w:pPr>
    </w:p>
    <w:p>
      <w:pPr>
        <w:pStyle w:val="EicitIns"/>
        <w:spacing w:after="20" w:line="360" w:lineRule="auto"/>
      </w:pPr>
      <w:ins w:id="1054" w:author="EICIT IA" w:date="2026-09-15T00:00:00Z">
        <w:r>
          <w:rPr>
            <w:rFonts w:ascii="Calibri" w:cs="Calibri" w:eastAsia="Calibri" w:hAnsi="Calibri"/>
            <w:b w:val="false"/>
            <w:bCs w:val="false"/>
            <w:i/>
            <w:iCs/>
            <w:color w:val="808080"/>
            <w:sz w:val="20"/>
            <w:szCs w:val="20"/>
          </w:rPr>
          <w:t xml:space="preserve">Panorama de secuenciación del año. El componente es una referencia controlada tomada de la estructura oficial del área (EBC/lineamientos), no un listado de temas. El foco enuncia el núcleo de la competencia en pocas palabras; su formulación completa (verbo + objeto + finalidad) va una sola vez en la sección 4.</w:t>
        </w:r>
      </w:ins>
    </w:p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00"/>
        <w:gridCol w:w="3163"/>
        <w:gridCol w:w="3163"/>
        <w:gridCol w:w="3163"/>
        <w:gridCol w:w="3163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55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/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center"/>
            </w:pPr>
            <w:ins w:id="105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Período 1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center"/>
            </w:pPr>
            <w:ins w:id="1057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Período 2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center"/>
            </w:pPr>
            <w:ins w:id="1058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Período 3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center"/>
            </w:pPr>
            <w:ins w:id="1059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Período 4</w:t>
              </w:r>
            </w:ins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60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Componente / eje del área (referencia controlada — no temario)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61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Componente oficial del área (EBC/lineamientos).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62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…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63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…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64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…</w:t>
              </w:r>
            </w:ins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65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Foco de la competencia del período (núcleo, en pocas palabras)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66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Núcleo de la competencia; la formulación completa va en la sección 4.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67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…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68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…</w:t>
              </w:r>
            </w:ins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69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…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70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4. MALLA POR PERÍODO  (unidad que se duplica por cada período académico)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71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MALLA CURRICULAR — PERÍODO: ______     GRADO: ______     ASIGNATURA: ______________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12252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072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Competencia del período (única e integradora)</w:t>
              </w:r>
            </w:ins>
          </w:p>
        </w:tc>
        <w:tc>
          <w:tcPr>
            <w:tcW w:type="dxa" w:w="12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(Base CMA)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Una sola competencia, de alto nivel de abstracción, a desarrollar en el período. </w:t>
            </w:r>
          </w:p>
          <w:p>
            <w:pPr>
              <w:pStyle w:val="EicitIns"/>
              <w:spacing w:after="20" w:line="360" w:lineRule="auto"/>
            </w:pPr>
            <w:ins w:id="1073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Redáctela como: verbo de desempeño + saber/objeto + finalidad/contexto. Se formula UNA competencia por grado, asignatura y período; el desglose se hace en los desempeños por saber (4.A), no en competencias subsidiarias.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74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4.A  Desarrollo de competencias (núcleo: desempeños y evidencias)</w:t>
              </w:r>
            </w:ins>
          </w:p>
        </w:tc>
      </w:tr>
    </w:tbl>
    <w:p>
      <w:pPr>
        <w:spacing w:after="60"/>
      </w:pPr>
    </w:p>
    <w:p>
      <w:pPr>
        <w:pStyle w:val="EicitIns"/>
        <w:spacing w:after="20" w:line="360" w:lineRule="auto"/>
      </w:pPr>
      <w:ins w:id="1075" w:author="EICIT IA" w:date="2026-09-15T00:00:00Z">
        <w:r>
          <w:rPr>
            <w:rFonts w:ascii="Calibri" w:cs="Calibri" w:eastAsia="Calibri" w:hAnsi="Calibri"/>
            <w:b w:val="false"/>
            <w:bCs w:val="false"/>
            <w:i/>
            <w:iCs/>
            <w:color w:val="808080"/>
            <w:sz w:val="20"/>
            <w:szCs w:val="20"/>
          </w:rPr>
          <w:t xml:space="preserve">El componente/eje del área no se lista aquí: viaja en el objeto de la competencia y se declara, a nivel anual, en la sección 3. Este bloque desarrolla la competencia del período en desempeños por dimensión del saber.</w:t>
        </w:r>
      </w:ins>
    </w:p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7852"/>
        <w:gridCol w:w="540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7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Dimensión del saber</w:t>
              </w:r>
            </w:ins>
          </w:p>
        </w:tc>
        <w:tc>
          <w:tcPr>
            <w:tcW w:type="dxa" w:w="7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Desempeño esperado (aprendizaje)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77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Evidencias de aprendizaje</w:t>
              </w:r>
            </w:ins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Conceptual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(Saber)</w:t>
            </w:r>
          </w:p>
        </w:tc>
        <w:tc>
          <w:tcPr>
            <w:tcW w:type="dxa" w:w="7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(Base CMA)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Saber: comprende y explica…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78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Descriptores/indicadores observables.</w:t>
              </w:r>
            </w:ins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Procedimental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
(Saber hacer)</w:t>
            </w:r>
          </w:p>
        </w:tc>
        <w:tc>
          <w:tcPr>
            <w:tcW w:type="dxa" w:w="7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(Base CMA)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Acción(es) que evidencian el saber.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79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Lo que el estudiante PUEDE hacer: observable y medible, en positivo (no lo que se le dificulta).</w:t>
              </w:r>
            </w:ins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Actitudinal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
(Saber ser y convivir) — sello salesiano</w:t>
            </w:r>
          </w:p>
        </w:tc>
        <w:tc>
          <w:tcPr>
            <w:tcW w:type="dxa" w:w="7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(Base CMA)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Acción(es) que evidencian el saber.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80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Lo que el estudiante PUEDE hacer: observable y medible, en positivo (no lo que se le dificulta).</w:t>
              </w:r>
            </w:ins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Integración de saberes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
(síntesis competencial — referente de la evaluación por niveles en 4.C)</w:t>
            </w:r>
          </w:p>
        </w:tc>
        <w:tc>
          <w:tcPr>
            <w:tcW w:type="dxa" w:w="7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(Base CMA)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Acción(es) que evidencian el saber.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81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Lo que el estudiante PUEDE hacer: observable y medible, en positivo (no lo que se le dificulta).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82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4.B  Estrategias, recursos y articulación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84"/>
        <w:gridCol w:w="5484"/>
        <w:gridCol w:w="5484"/>
      </w:tblGrid>
      <w:tr>
        <w:tc>
          <w:tcPr>
            <w:tcW w:type="dxa" w:w="5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83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Estrategias didácticas y mediación (modelo pedagógico + TIC/IA)</w:t>
              </w:r>
            </w:ins>
          </w:p>
        </w:tc>
        <w:tc>
          <w:tcPr>
            <w:tcW w:type="dxa" w:w="5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84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Recursos y ambientes de aprendizaje (“Nuevos Patios”)</w:t>
              </w:r>
            </w:ins>
          </w:p>
        </w:tc>
        <w:tc>
          <w:tcPr>
            <w:tcW w:type="dxa" w:w="5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Articulación: proyectos transversales / sello salesiano</w:t>
            </w:r>
          </w:p>
        </w:tc>
      </w:tr>
      <w:tr>
        <w:tc>
          <w:tcPr>
            <w:tcW w:type="dxa" w:w="5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85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Metodologías coherentes con el modelo; incorpore mediación tecnológica e IA cuando aporte al aprendizaje.</w:t>
              </w:r>
            </w:ins>
          </w:p>
        </w:tc>
        <w:tc>
          <w:tcPr>
            <w:tcW w:type="dxa" w:w="5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86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Recursos físicos y digitales, plataformas, laboratorios, ambientes.</w:t>
              </w:r>
            </w:ins>
          </w:p>
        </w:tc>
        <w:tc>
          <w:tcPr>
            <w:tcW w:type="dxa" w:w="5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(Base CMA)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Proyectos transversales (PRAE, Educación Financiera, Cátedra de la Paz, competencias ciudadanas, TIC/IA) y su articulación; </w:t>
            </w:r>
          </w:p>
          <w:p>
            <w:pPr>
              <w:pStyle w:val="EicitIns"/>
              <w:spacing w:after="20" w:line="360" w:lineRule="auto"/>
            </w:pPr>
            <w:ins w:id="1087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relación con la formación salesiana.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88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4.C  Evaluación por niveles de desempeño (SIEE — Decreto 1290)</w:t>
              </w:r>
            </w:ins>
          </w:p>
        </w:tc>
      </w:tr>
    </w:tbl>
    <w:p>
      <w:pPr>
        <w:spacing w:after="60"/>
      </w:pPr>
    </w:p>
    <w:p>
      <w:pPr>
        <w:pStyle w:val="EicitIns"/>
        <w:spacing w:after="20" w:line="360" w:lineRule="auto"/>
      </w:pPr>
      <w:ins w:id="1089" w:author="EICIT IA" w:date="2026-09-15T00:00:00Z">
        <w:r>
          <w:rPr>
            <w:rFonts w:ascii="Calibri" w:cs="Calibri" w:eastAsia="Calibri" w:hAnsi="Calibri"/>
            <w:b w:val="false"/>
            <w:bCs w:val="false"/>
            <w:i/>
            <w:iCs/>
            <w:color w:val="808080"/>
            <w:sz w:val="20"/>
            <w:szCs w:val="20"/>
          </w:rPr>
          <w:t xml:space="preserve">Los cuatro niveles se aplican UNA sola vez, a la competencia integrada del período (referente: la fila «Integración de saberes» de 4.A). Es una rúbrica única de 1×4: NO se nivela cada dimensión del saber por separado. Los desempeños y evidencias de 4.A son la capa descriptiva que sustenta cada descriptor de nivel.</w:t>
        </w:r>
      </w:ins>
    </w:p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3213"/>
        <w:gridCol w:w="3213"/>
        <w:gridCol w:w="3213"/>
        <w:gridCol w:w="3213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90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Competencia integrada del período (referente de nivelación)</w:t>
              </w:r>
            </w:ins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Bajo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Básico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Alto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091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Retome la competencia del período. Cada descriptor de nivel expresa, en positivo y de forma integrada (los tres saberes), lo que el estudiante logra; se apoya en las evidencias de 4.A.</w:t>
              </w:r>
            </w:ins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(Base CMA)</w:t>
            </w:r>
          </w:p>
          <w:p>
            <w:pPr>
              <w:pStyle w:val="EicitIns"/>
              <w:spacing w:after="20" w:line="360" w:lineRule="auto"/>
            </w:pPr>
            <w:ins w:id="1092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Descriptor</w:t>
              </w:r>
            </w:ins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(Base CMA)</w:t>
            </w:r>
          </w:p>
          <w:p>
            <w:pPr>
              <w:pStyle w:val="EicitIns"/>
              <w:spacing w:after="20" w:line="360" w:lineRule="auto"/>
            </w:pPr>
            <w:ins w:id="1093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Descriptor</w:t>
              </w:r>
            </w:ins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(Base CMA)</w:t>
            </w:r>
          </w:p>
          <w:p>
            <w:pPr>
              <w:pStyle w:val="EicitIns"/>
              <w:spacing w:after="20" w:line="360" w:lineRule="auto"/>
            </w:pPr>
            <w:ins w:id="1094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Descriptor</w:t>
              </w:r>
            </w:ins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(Base CMA)</w:t>
            </w:r>
          </w:p>
          <w:p>
            <w:pPr>
              <w:pStyle w:val="EicitIns"/>
              <w:spacing w:after="20" w:line="360" w:lineRule="auto"/>
            </w:pPr>
            <w:ins w:id="1095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Descriptor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9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5. PLAN DE MEJORAMIENTO ACADÉMICO Y ATENCIÓN A LA DIVERSIDAD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8000"/>
        <w:gridCol w:w="5252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97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Proceso</w:t>
              </w:r>
            </w:ins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98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Procedimiento (actividades, estrategias y recursos)</w:t>
              </w:r>
            </w:ins>
          </w:p>
        </w:tc>
        <w:tc>
          <w:tcPr>
            <w:tcW w:type="dxa" w:w="5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099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Tiempo / frecuencia</w:t>
              </w:r>
            </w:ins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100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Nivelación</w:t>
              </w:r>
            </w:ins>
          </w:p>
          <w:p>
            <w:pPr>
              <w:pStyle w:val="EicitIns"/>
              <w:spacing w:after="20" w:line="360" w:lineRule="auto"/>
            </w:pPr>
            <w:ins w:id="1101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Superación de dificultades de aprendizaje</w:t>
              </w:r>
            </w:ins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02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Actividades, estrategias y recursos para el aprendizaje.</w:t>
              </w:r>
            </w:ins>
          </w:p>
        </w:tc>
        <w:tc>
          <w:tcPr>
            <w:tcW w:type="dxa" w:w="5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03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Cada cuánto se realiza.</w:t>
              </w:r>
            </w:ins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104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Profundización</w:t>
              </w:r>
            </w:ins>
          </w:p>
          <w:p>
            <w:pPr>
              <w:pStyle w:val="EicitIns"/>
              <w:spacing w:after="20" w:line="360" w:lineRule="auto"/>
            </w:pPr>
            <w:ins w:id="1105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Ampliación de los aprendizajes</w:t>
              </w:r>
            </w:ins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06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Actividades, estrategias y recursos para el aprendizaje.</w:t>
              </w:r>
            </w:ins>
          </w:p>
        </w:tc>
        <w:tc>
          <w:tcPr>
            <w:tcW w:type="dxa" w:w="5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07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Cada cuánto se realiza.</w:t>
              </w:r>
            </w:ins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</w:pPr>
            <w:ins w:id="1108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Flexibilización / DUA</w:t>
              </w:r>
            </w:ins>
          </w:p>
          <w:p>
            <w:pPr>
              <w:pStyle w:val="EicitIns"/>
              <w:spacing w:after="20" w:line="360" w:lineRule="auto"/>
            </w:pPr>
            <w:ins w:id="1109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0"/>
                  <w:szCs w:val="20"/>
                </w:rPr>
                <w:t xml:space="preserve">Atención a estudiantes con necesidades educativas</w:t>
              </w:r>
            </w:ins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10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Actividades, estrategias y recursos para el aprendizaje.</w:t>
              </w:r>
            </w:ins>
          </w:p>
        </w:tc>
        <w:tc>
          <w:tcPr>
            <w:tcW w:type="dxa" w:w="5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11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Cada cuánto se realiza.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12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6. VALIDACIÓN Y ADOPCIÓN INSTITUCIONAL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13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2"/>
                  <w:szCs w:val="22"/>
                </w:rPr>
                <w:t xml:space="preserve">Asistencia técnica: </w:t>
              </w:r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222222"/>
                  <w:sz w:val="22"/>
                  <w:szCs w:val="22"/>
                </w:rPr>
                <w:t xml:space="preserve">EICIT propone, diseña y acompaña. </w:t>
              </w: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F4E79"/>
                  <w:sz w:val="22"/>
                  <w:szCs w:val="22"/>
                </w:rPr>
                <w:t xml:space="preserve">Deliberación, decisión y adopción: </w:t>
              </w:r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222222"/>
                  <w:sz w:val="22"/>
                  <w:szCs w:val="22"/>
                </w:rPr>
                <w:t xml:space="preserve">instancias del Colegio María Auxiliadora de Soacha (Consejo Académico → Consejo Directivo → resolución rectoral).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113"/>
        <w:gridCol w:w="4113"/>
        <w:gridCol w:w="4113"/>
        <w:gridCol w:w="4113"/>
      </w:tblGrid>
      <w:tr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14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Elaboró (docente / equipo de área)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15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Revisó (jefe de área / Coordinación Académica)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1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Avaló (Consejo Académico)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17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Adoptó (Consejo Directivo — Resolución rectoral N.°)</w:t>
              </w:r>
            </w:ins>
          </w:p>
        </w:tc>
      </w:tr>
      <w:tr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18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Nombre / fecha / firma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19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Nombre / fecha / firma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20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Acta N.° / fecha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21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Resolución N.° / fecha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52"/>
      </w:tblGrid>
      <w:tr>
        <w:tc>
          <w:tcPr>
            <w:tcW w:type="dxa" w:w="16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22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22"/>
                  <w:szCs w:val="22"/>
                </w:rPr>
                <w:t xml:space="preserve">Control de versiones</w:t>
              </w:r>
            </w:ins>
          </w:p>
        </w:tc>
      </w:tr>
    </w:tbl>
    <w:p>
      <w:pPr>
        <w:spacing w:after="60"/>
      </w:pPr>
    </w:p>
    <w:tbl>
      <w:tblPr>
        <w:tblW w:type="dxa" w:w="1645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113"/>
        <w:gridCol w:w="4113"/>
        <w:gridCol w:w="4113"/>
        <w:gridCol w:w="4113"/>
      </w:tblGrid>
      <w:tr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23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Versión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24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Fecha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25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Descripción del cambio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EicitIns"/>
              <w:spacing w:after="20" w:line="360" w:lineRule="auto"/>
              <w:jc w:val="left"/>
            </w:pPr>
            <w:ins w:id="1126" w:author="EICIT IA" w:date="2026-09-15T00:00:00Z"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FFFFFF"/>
                  <w:sz w:val="18"/>
                  <w:szCs w:val="18"/>
                </w:rPr>
                <w:t xml:space="preserve">Responsable</w:t>
              </w:r>
            </w:ins>
          </w:p>
        </w:tc>
      </w:tr>
      <w:tr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27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v.___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28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dd/mm/aaaa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29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…</w:t>
              </w:r>
            </w:ins>
          </w:p>
        </w:tc>
        <w:tc>
          <w:tcPr>
            <w:tcW w:type="dxa" w:w="4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pStyle w:val="EicitIns"/>
              <w:spacing w:after="20" w:line="360" w:lineRule="auto"/>
            </w:pPr>
            <w:ins w:id="1130" w:author="EICIT IA" w:date="2026-09-15T00:00:00Z"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808080"/>
                  <w:sz w:val="20"/>
                  <w:szCs w:val="20"/>
                </w:rPr>
                <w:t xml:space="preserve">…</w:t>
              </w:r>
            </w:ins>
          </w:p>
        </w:tc>
      </w:tr>
    </w:tbl>
    <w:p>
      <w:pPr>
        <w:spacing w:after="60"/>
      </w:pPr>
    </w:p>
    <w:p>
      <w:pPr>
        <w:pStyle w:val="EicitIns"/>
        <w:spacing w:after="20" w:line="360" w:lineRule="auto"/>
      </w:pPr>
      <w:ins w:id="1131" w:author="EICIT IA" w:date="2026-09-15T00:00:00Z">
        <w:r>
          <w:rPr>
            <w:rFonts w:ascii="Calibri" w:cs="Calibri" w:eastAsia="Calibri" w:hAnsi="Calibri"/>
            <w:b/>
            <w:bCs/>
            <w:i w:val="false"/>
            <w:iCs w:val="false"/>
            <w:color w:val="1F4E79"/>
            <w:sz w:val="18"/>
            <w:szCs w:val="18"/>
          </w:rPr>
          <w:t xml:space="preserve">Nota metodológica: </w:t>
        </w:r>
        <w:r>
          <w:rPr>
            <w:rFonts w:ascii="Calibri" w:cs="Calibri" w:eastAsia="Calibri" w:hAnsi="Calibri"/>
            <w:b w:val="false"/>
            <w:bCs w:val="false"/>
            <w:i/>
            <w:iCs/>
            <w:color w:val="222222"/>
            <w:sz w:val="18"/>
            <w:szCs w:val="18"/>
          </w:rPr>
          <w:t xml:space="preserve">conforme a las orientaciones de la SEM Soacha, la malla se organiza por competencias y evidencias observables; los contenidos temáticos no constituyen el eje del plan de estudios, sino un referente de apoyo. Las evidencias describen lo que el estudiante logra, en términos observables y medibles.</w:t>
        </w:r>
      </w:ins>
    </w:p>
    <w:sectPr>
      <w:pgSz w:w="18720" w:h="12240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after="2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icitIns">
    <w:name w:val="EicitIns"/>
    <w:basedOn w:val="Normal"/>
    <w:next w:val="Normal"/>
    <w:qFormat/>
    <w:pPr>
      <w:spacing w:after="20" w:line="360" w:lineRule="auto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Plan de Estudios — Colegio María Auxiliadora de Soacha</dc:title>
  <dc:creator>EICIT IA</dc:creator>
  <cp:lastModifiedBy>Un-named</cp:lastModifiedBy>
  <cp:revision>1</cp:revision>
  <dcterms:created xsi:type="dcterms:W3CDTF">2026-09-16T23:06:28.107Z</dcterms:created>
  <dcterms:modified xsi:type="dcterms:W3CDTF">2026-09-16T23:06:28.116Z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